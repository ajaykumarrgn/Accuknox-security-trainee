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Assessment - Security Officer Trainee</w:t>
        <w:br w:type="textWrapping"/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Objective : </w:t>
      </w:r>
      <w:r w:rsidDel="00000000" w:rsidR="00000000" w:rsidRPr="00000000">
        <w:rPr>
          <w:rtl w:val="0"/>
        </w:rPr>
        <w:t xml:space="preserve">Evaluate the security posture of a publicly hosted endpoint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http://www.itsecgames.com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ns w:author="Ajaykumar R" w:id="0" w:date="2025-09-09T04:24:42Z"/>
          <w:b w:val="1"/>
        </w:rPr>
      </w:pPr>
      <w:r w:rsidDel="00000000" w:rsidR="00000000" w:rsidRPr="00000000">
        <w:rPr>
          <w:b w:val="1"/>
          <w:rtl w:val="0"/>
        </w:rPr>
        <w:t xml:space="preserve"> Nmap scan output </w:t>
      </w:r>
      <w:ins w:author="Ajaykumar R" w:id="0" w:date="2025-09-09T04:24:4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ns w:author="Ajaykumar R" w:id="1" w:date="2025-09-09T04:23:58Z"/>
          <w:b w:val="1"/>
        </w:rPr>
      </w:pPr>
      <w:ins w:author="Ajaykumar R" w:id="1" w:date="2025-09-09T04:23:58Z">
        <w:r w:rsidDel="00000000" w:rsidR="00000000" w:rsidRPr="00000000">
          <w:rPr>
            <w:b w:val="1"/>
          </w:rPr>
          <w:drawing>
            <wp:inline distB="114300" distT="114300" distL="114300" distR="114300">
              <wp:extent cx="6734175" cy="4237095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34175" cy="423709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8">
      <w:pPr>
        <w:rPr>
          <w:ins w:author="Ajaykumar R" w:id="1" w:date="2025-09-09T04:23:58Z"/>
          <w:b w:val="1"/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9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Findings:</w:t>
        </w:r>
      </w:ins>
    </w:p>
    <w:p w:rsidR="00000000" w:rsidDel="00000000" w:rsidP="00000000" w:rsidRDefault="00000000" w:rsidRPr="00000000" w14:paraId="0000000A">
      <w:pPr>
        <w:rPr>
          <w:ins w:author="Ajaykumar R" w:id="1" w:date="2025-09-09T04:23:58Z"/>
          <w:b w:val="1"/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Open Ports</w:t>
        </w:r>
      </w:ins>
    </w:p>
    <w:p w:rsidR="00000000" w:rsidDel="00000000" w:rsidP="00000000" w:rsidRDefault="00000000" w:rsidRPr="00000000" w14:paraId="0000000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22/tcp - OpenSSH 6.7p1</w:t>
        </w:r>
      </w:ins>
    </w:p>
    <w:p w:rsidR="00000000" w:rsidDel="00000000" w:rsidP="00000000" w:rsidRDefault="00000000" w:rsidRPr="00000000" w14:paraId="0000000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Released: 2014</w:t>
        </w:r>
      </w:ins>
    </w:p>
    <w:p w:rsidR="00000000" w:rsidDel="00000000" w:rsidP="00000000" w:rsidRDefault="00000000" w:rsidRPr="00000000" w14:paraId="0000001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Known to have multiple security issues (CVE-2015-5600, CVE-2016-10009)</w:t>
        </w:r>
      </w:ins>
    </w:p>
    <w:p w:rsidR="00000000" w:rsidDel="00000000" w:rsidP="00000000" w:rsidRDefault="00000000" w:rsidRPr="00000000" w14:paraId="0000001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80/tcp - Apache HTTPD (non-SSL)</w:t>
        </w:r>
      </w:ins>
    </w:p>
    <w:p w:rsidR="00000000" w:rsidDel="00000000" w:rsidP="00000000" w:rsidRDefault="00000000" w:rsidRPr="00000000" w14:paraId="0000001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443/tcp - Apache HTTPD (SSL/TLS)</w:t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6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7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1. Information Disclosure via Headers</w:t>
        </w:r>
      </w:ins>
    </w:p>
    <w:p w:rsidR="00000000" w:rsidDel="00000000" w:rsidP="00000000" w:rsidRDefault="00000000" w:rsidRPr="00000000" w14:paraId="00000018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Evidence:</w:t>
        </w:r>
      </w:ins>
    </w:p>
    <w:p w:rsidR="00000000" w:rsidDel="00000000" w:rsidP="00000000" w:rsidRDefault="00000000" w:rsidRPr="00000000" w14:paraId="0000001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Server: Apache</w:t>
        </w:r>
      </w:ins>
    </w:p>
    <w:p w:rsidR="00000000" w:rsidDel="00000000" w:rsidP="00000000" w:rsidRDefault="00000000" w:rsidRPr="00000000" w14:paraId="0000001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Apache version not disclosed explicitly, but Server: Apache still leaks information.</w:t>
        </w:r>
      </w:ins>
    </w:p>
    <w:p w:rsidR="00000000" w:rsidDel="00000000" w:rsidP="00000000" w:rsidRDefault="00000000" w:rsidRPr="00000000" w14:paraId="0000001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X-Powered-By header not shown (good), but security headers are missing:</w:t>
        </w:r>
      </w:ins>
    </w:p>
    <w:p w:rsidR="00000000" w:rsidDel="00000000" w:rsidP="00000000" w:rsidRDefault="00000000" w:rsidRPr="00000000" w14:paraId="0000002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No X-Frame-Options</w:t>
        </w:r>
      </w:ins>
    </w:p>
    <w:p w:rsidR="00000000" w:rsidDel="00000000" w:rsidP="00000000" w:rsidRDefault="00000000" w:rsidRPr="00000000" w14:paraId="0000002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No Strict-Transport-Security</w:t>
        </w:r>
      </w:ins>
    </w:p>
    <w:p w:rsidR="00000000" w:rsidDel="00000000" w:rsidP="00000000" w:rsidRDefault="00000000" w:rsidRPr="00000000" w14:paraId="0000002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No Content-Security-Policy</w:t>
        </w:r>
      </w:ins>
    </w:p>
    <w:p w:rsidR="00000000" w:rsidDel="00000000" w:rsidP="00000000" w:rsidRDefault="00000000" w:rsidRPr="00000000" w14:paraId="0000002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No X-Content-Type-Options</w:t>
        </w:r>
      </w:ins>
    </w:p>
    <w:p w:rsidR="00000000" w:rsidDel="00000000" w:rsidP="00000000" w:rsidRDefault="00000000" w:rsidRPr="00000000" w14:paraId="0000002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Impact:</w:t>
        </w:r>
      </w:ins>
    </w:p>
    <w:p w:rsidR="00000000" w:rsidDel="00000000" w:rsidP="00000000" w:rsidRDefault="00000000" w:rsidRPr="00000000" w14:paraId="0000002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Attackers know the backend technology (Apache) → easier for automated scanning and targeted exploits. Missing headers make the site vulnerable to Clickjacking, MIME sniffing, and downgrade attacks.</w:t>
        </w:r>
      </w:ins>
    </w:p>
    <w:p w:rsidR="00000000" w:rsidDel="00000000" w:rsidP="00000000" w:rsidRDefault="00000000" w:rsidRPr="00000000" w14:paraId="0000002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Mitigation:</w:t>
        </w:r>
      </w:ins>
    </w:p>
    <w:p w:rsidR="00000000" w:rsidDel="00000000" w:rsidP="00000000" w:rsidRDefault="00000000" w:rsidRPr="00000000" w14:paraId="0000002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Hide banner:</w:t>
        </w:r>
      </w:ins>
    </w:p>
    <w:p w:rsidR="00000000" w:rsidDel="00000000" w:rsidP="00000000" w:rsidRDefault="00000000" w:rsidRPr="00000000" w14:paraId="0000003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Apache: ServerTokens Prod and ServerSignature Off</w:t>
        </w:r>
      </w:ins>
    </w:p>
    <w:p w:rsidR="00000000" w:rsidDel="00000000" w:rsidP="00000000" w:rsidRDefault="00000000" w:rsidRPr="00000000" w14:paraId="0000003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Add headers:</w:t>
        </w:r>
      </w:ins>
    </w:p>
    <w:p w:rsidR="00000000" w:rsidDel="00000000" w:rsidP="00000000" w:rsidRDefault="00000000" w:rsidRPr="00000000" w14:paraId="0000003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Header always set X-Frame-Options "SAMEORIGIN"</w:t>
        </w:r>
      </w:ins>
    </w:p>
    <w:p w:rsidR="00000000" w:rsidDel="00000000" w:rsidP="00000000" w:rsidRDefault="00000000" w:rsidRPr="00000000" w14:paraId="0000003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Header always set X-Content-Type-Options "nosniff"</w:t>
        </w:r>
      </w:ins>
    </w:p>
    <w:p w:rsidR="00000000" w:rsidDel="00000000" w:rsidP="00000000" w:rsidRDefault="00000000" w:rsidRPr="00000000" w14:paraId="0000003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Header always set Strict-Transport-Security "max-age=31536000; includeSubDomains"</w:t>
        </w:r>
      </w:ins>
    </w:p>
    <w:p w:rsidR="00000000" w:rsidDel="00000000" w:rsidP="00000000" w:rsidRDefault="00000000" w:rsidRPr="00000000" w14:paraId="0000003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Header always set Content-Security-Policy "default-src 'self'"</w:t>
        </w:r>
      </w:ins>
    </w:p>
    <w:p w:rsidR="00000000" w:rsidDel="00000000" w:rsidP="00000000" w:rsidRDefault="00000000" w:rsidRPr="00000000" w14:paraId="0000003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B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2. Outdated OpenSSH (v6.7p1)</w:t>
        </w:r>
      </w:ins>
    </w:p>
    <w:p w:rsidR="00000000" w:rsidDel="00000000" w:rsidP="00000000" w:rsidRDefault="00000000" w:rsidRPr="00000000" w14:paraId="0000003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Evidence:</w:t>
        </w:r>
      </w:ins>
    </w:p>
    <w:p w:rsidR="00000000" w:rsidDel="00000000" w:rsidP="00000000" w:rsidRDefault="00000000" w:rsidRPr="00000000" w14:paraId="0000003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22/tcp  open  ssh      OpenSSH 6.7p1 (protocol 2.0)</w:t>
        </w:r>
      </w:ins>
    </w:p>
    <w:p w:rsidR="00000000" w:rsidDel="00000000" w:rsidP="00000000" w:rsidRDefault="00000000" w:rsidRPr="00000000" w14:paraId="0000004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Impact:</w:t>
        </w:r>
      </w:ins>
    </w:p>
    <w:p w:rsidR="00000000" w:rsidDel="00000000" w:rsidP="00000000" w:rsidRDefault="00000000" w:rsidRPr="00000000" w14:paraId="0000004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OpenSSH 6.7 is ~11 years old (EOL).</w:t>
        </w:r>
      </w:ins>
    </w:p>
    <w:p w:rsidR="00000000" w:rsidDel="00000000" w:rsidP="00000000" w:rsidRDefault="00000000" w:rsidRPr="00000000" w14:paraId="0000004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Known issues:</w:t>
        </w:r>
      </w:ins>
    </w:p>
    <w:p w:rsidR="00000000" w:rsidDel="00000000" w:rsidP="00000000" w:rsidRDefault="00000000" w:rsidRPr="00000000" w14:paraId="0000004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CVE-2015-5600 (keyboard-interactive brute force bypass).</w:t>
        </w:r>
      </w:ins>
    </w:p>
    <w:p w:rsidR="00000000" w:rsidDel="00000000" w:rsidP="00000000" w:rsidRDefault="00000000" w:rsidRPr="00000000" w14:paraId="0000004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CVE-2016-10009 (command injection with malicious agent forwarding).</w:t>
        </w:r>
      </w:ins>
    </w:p>
    <w:p w:rsidR="00000000" w:rsidDel="00000000" w:rsidP="00000000" w:rsidRDefault="00000000" w:rsidRPr="00000000" w14:paraId="0000004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Mitigation:</w:t>
        </w:r>
      </w:ins>
    </w:p>
    <w:p w:rsidR="00000000" w:rsidDel="00000000" w:rsidP="00000000" w:rsidRDefault="00000000" w:rsidRPr="00000000" w14:paraId="0000004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4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Upgrade to a supported OpenSSH (9.x).</w:t>
        </w:r>
      </w:ins>
    </w:p>
    <w:p w:rsidR="00000000" w:rsidDel="00000000" w:rsidP="00000000" w:rsidRDefault="00000000" w:rsidRPr="00000000" w14:paraId="0000004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Disable unused authentication methods (e.g., password → switch to key-based).</w:t>
        </w:r>
      </w:ins>
    </w:p>
    <w:p w:rsidR="00000000" w:rsidDel="00000000" w:rsidP="00000000" w:rsidRDefault="00000000" w:rsidRPr="00000000" w14:paraId="0000005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2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3. SSL/TLS Service</w:t>
        </w:r>
      </w:ins>
    </w:p>
    <w:p w:rsidR="00000000" w:rsidDel="00000000" w:rsidP="00000000" w:rsidRDefault="00000000" w:rsidRPr="00000000" w14:paraId="0000005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Evidence:</w:t>
          <w:br w:type="textWrapping"/>
          <w:br w:type="textWrapping"/>
        </w:r>
      </w:ins>
      <w:ins w:author="Ajaykumar R" w:id="1" w:date="2025-09-09T04:23:58Z">
        <w:r w:rsidDel="00000000" w:rsidR="00000000" w:rsidRPr="00000000">
          <w:fldChar w:fldCharType="begin"/>
        </w:r>
        <w:r w:rsidDel="00000000" w:rsidR="00000000" w:rsidRPr="00000000">
          <w:instrText xml:space="preserve">HYPERLINK "https://crt.sh/"</w:instrText>
        </w:r>
        <w:r w:rsidDel="00000000" w:rsidR="00000000" w:rsidRPr="00000000">
          <w:fldChar w:fldCharType="separate"/>
        </w:r>
        <w:r w:rsidDel="00000000" w:rsidR="00000000" w:rsidRPr="00000000">
          <w:rPr>
            <w:color w:val="1155cc"/>
            <w:u w:val="single"/>
            <w:rtl w:val="0"/>
          </w:rPr>
          <w:t xml:space="preserve">crt.sh | Certificate Search</w:t>
        </w:r>
        <w:r w:rsidDel="00000000" w:rsidR="00000000" w:rsidRPr="00000000">
          <w:fldChar w:fldCharType="end"/>
        </w:r>
      </w:ins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PrChange w:author="Ajaykumar R" w:id="2" w:date="2025-09-09T04:23:58Z">
              <w:rPr>
                <w:b w:val="1"/>
              </w:rPr>
            </w:rPrChange>
          </w:rPr>
          <w:drawing>
            <wp:inline distB="114300" distT="114300" distL="114300" distR="114300">
              <wp:extent cx="5731200" cy="1143000"/>
              <wp:effectExtent b="0" l="0" r="0" 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11430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443/tcp open  ssl/http Apache httpd</w:t>
        </w:r>
      </w:ins>
    </w:p>
    <w:p w:rsidR="00000000" w:rsidDel="00000000" w:rsidP="00000000" w:rsidRDefault="00000000" w:rsidRPr="00000000" w14:paraId="0000005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Server responds over HTTPS but we need deeper SSL/TLS analysis (use sslyze or testssl.sh).</w:t>
        </w:r>
      </w:ins>
    </w:p>
    <w:p w:rsidR="00000000" w:rsidDel="00000000" w:rsidP="00000000" w:rsidRDefault="00000000" w:rsidRPr="00000000" w14:paraId="0000005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Given Apache’s last modified date (Feb 2022) and lack of modern headers, it’s very likely:</w:t>
        </w:r>
      </w:ins>
    </w:p>
    <w:p w:rsidR="00000000" w:rsidDel="00000000" w:rsidP="00000000" w:rsidRDefault="00000000" w:rsidRPr="00000000" w14:paraId="0000005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5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Old TLS protocols (TLS 1.0/1.1) still enabled.</w:t>
        </w:r>
      </w:ins>
    </w:p>
    <w:p w:rsidR="00000000" w:rsidDel="00000000" w:rsidP="00000000" w:rsidRDefault="00000000" w:rsidRPr="00000000" w14:paraId="0000006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Weak cipher suites supported.</w:t>
        </w:r>
      </w:ins>
    </w:p>
    <w:p w:rsidR="00000000" w:rsidDel="00000000" w:rsidP="00000000" w:rsidRDefault="00000000" w:rsidRPr="00000000" w14:paraId="0000006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Certificate may be outdated.</w:t>
        </w:r>
      </w:ins>
    </w:p>
    <w:p w:rsidR="00000000" w:rsidDel="00000000" w:rsidP="00000000" w:rsidRDefault="00000000" w:rsidRPr="00000000" w14:paraId="0000006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Mitigation:</w:t>
        </w:r>
      </w:ins>
    </w:p>
    <w:p w:rsidR="00000000" w:rsidDel="00000000" w:rsidP="00000000" w:rsidRDefault="00000000" w:rsidRPr="00000000" w14:paraId="0000006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Run:</w:t>
        </w:r>
      </w:ins>
    </w:p>
    <w:p w:rsidR="00000000" w:rsidDel="00000000" w:rsidP="00000000" w:rsidRDefault="00000000" w:rsidRPr="00000000" w14:paraId="0000006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sslyze --regular www.itsecgames.com:443</w:t>
        </w:r>
      </w:ins>
    </w:p>
    <w:p w:rsidR="00000000" w:rsidDel="00000000" w:rsidP="00000000" w:rsidRDefault="00000000" w:rsidRPr="00000000" w14:paraId="0000006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Disable TLS 1.0/1.1 in Apache:</w:t>
        </w:r>
      </w:ins>
    </w:p>
    <w:p w:rsidR="00000000" w:rsidDel="00000000" w:rsidP="00000000" w:rsidRDefault="00000000" w:rsidRPr="00000000" w14:paraId="0000006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6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SSLProtocol all -SSLv2 -SSLv3 -TLSv1 -TLSv1.1</w:t>
        </w:r>
      </w:ins>
    </w:p>
    <w:p w:rsidR="00000000" w:rsidDel="00000000" w:rsidP="00000000" w:rsidRDefault="00000000" w:rsidRPr="00000000" w14:paraId="0000006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SSLCipherSuite HIGH:!aNULL:!MD5</w:t>
        </w:r>
      </w:ins>
    </w:p>
    <w:p w:rsidR="00000000" w:rsidDel="00000000" w:rsidP="00000000" w:rsidRDefault="00000000" w:rsidRPr="00000000" w14:paraId="0000007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2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Ensure certificate renewal (e.g., Let’s Encrypt).</w:t>
          <w:br w:type="textWrapping"/>
          <w:br w:type="textWrapping"/>
        </w:r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br w:type="textWrapping"/>
          <w:t xml:space="preserve">4. Potential Misconfiguration (ETag Header)</w:t>
        </w:r>
      </w:ins>
    </w:p>
    <w:p w:rsidR="00000000" w:rsidDel="00000000" w:rsidP="00000000" w:rsidRDefault="00000000" w:rsidRPr="00000000" w14:paraId="0000007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Evidence:</w:t>
        </w:r>
      </w:ins>
    </w:p>
    <w:p w:rsidR="00000000" w:rsidDel="00000000" w:rsidP="00000000" w:rsidRDefault="00000000" w:rsidRPr="00000000" w14:paraId="0000007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ETag: "e43-5d7959bd3c800"</w:t>
        </w:r>
      </w:ins>
    </w:p>
    <w:p w:rsidR="00000000" w:rsidDel="00000000" w:rsidP="00000000" w:rsidRDefault="00000000" w:rsidRPr="00000000" w14:paraId="0000007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ETag headers can leak inode information, allowing cache-poisoning and user-tracking across servers.</w:t>
        </w:r>
      </w:ins>
    </w:p>
    <w:p w:rsidR="00000000" w:rsidDel="00000000" w:rsidP="00000000" w:rsidRDefault="00000000" w:rsidRPr="00000000" w14:paraId="0000007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Mitigation:</w:t>
        </w:r>
      </w:ins>
    </w:p>
    <w:p w:rsidR="00000000" w:rsidDel="00000000" w:rsidP="00000000" w:rsidRDefault="00000000" w:rsidRPr="00000000" w14:paraId="0000007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Disable ETag in Apache:</w:t>
        </w:r>
      </w:ins>
    </w:p>
    <w:p w:rsidR="00000000" w:rsidDel="00000000" w:rsidP="00000000" w:rsidRDefault="00000000" w:rsidRPr="00000000" w14:paraId="0000007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F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FileETag None</w:t>
          <w:br w:type="textWrapping"/>
          <w:br w:type="textWrapping"/>
        </w:r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5. Local File Inclusion (LFI) exposure</w:t>
        </w:r>
      </w:ins>
    </w:p>
    <w:p w:rsidR="00000000" w:rsidDel="00000000" w:rsidP="00000000" w:rsidRDefault="00000000" w:rsidRPr="00000000" w14:paraId="00000080">
      <w:pPr>
        <w:rPr>
          <w:ins w:author="Ajaykumar R" w:id="1" w:date="2025-09-09T04:23:58Z"/>
          <w:b w:val="1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By Using </w:t>
        </w:r>
      </w:ins>
      <w:ins w:author="Ajaykumar R" w:id="1" w:date="2025-09-09T04:23:58Z">
        <w:r w:rsidDel="00000000" w:rsidR="00000000" w:rsidRPr="00000000">
          <w:fldChar w:fldCharType="begin"/>
        </w:r>
        <w:r w:rsidDel="00000000" w:rsidR="00000000" w:rsidRPr="00000000">
          <w:instrText xml:space="preserve">HYPERLINK "https://urlscan.io/"</w:instrText>
        </w:r>
        <w:r w:rsidDel="00000000" w:rsidR="00000000" w:rsidRPr="00000000">
          <w:fldChar w:fldCharType="separate"/>
        </w:r>
        <w:r w:rsidDel="00000000" w:rsidR="00000000" w:rsidRPr="00000000">
          <w:rPr>
            <w:color w:val="1155cc"/>
            <w:u w:val="single"/>
            <w:rtl w:val="0"/>
          </w:rPr>
          <w:t xml:space="preserve">https://urlscan.io/</w:t>
        </w:r>
        <w:r w:rsidDel="00000000" w:rsidR="00000000" w:rsidRPr="00000000">
          <w:fldChar w:fldCharType="end"/>
        </w:r>
      </w:ins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PrChange w:author="Ajaykumar R" w:id="2" w:date="2025-09-09T04:23:58Z">
              <w:rPr>
                <w:b w:val="1"/>
              </w:rPr>
            </w:rPrChange>
          </w:rPr>
          <w:drawing>
            <wp:inline distB="114300" distT="114300" distL="114300" distR="114300">
              <wp:extent cx="5731200" cy="2755900"/>
              <wp:effectExtent b="0" l="0" r="0" t="0"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2755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 Test payloads designed to check for:</w:t>
        </w:r>
      </w:ins>
    </w:p>
    <w:p w:rsidR="00000000" w:rsidDel="00000000" w:rsidP="00000000" w:rsidRDefault="00000000" w:rsidRPr="00000000" w14:paraId="0000008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Command execution (cmd.exe)</w:t>
        </w:r>
      </w:ins>
    </w:p>
    <w:p w:rsidR="00000000" w:rsidDel="00000000" w:rsidP="00000000" w:rsidRDefault="00000000" w:rsidRPr="00000000" w14:paraId="0000008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Local file inclusion (/etc/passwd)</w:t>
        </w:r>
      </w:ins>
    </w:p>
    <w:p w:rsidR="00000000" w:rsidDel="00000000" w:rsidP="00000000" w:rsidRDefault="00000000" w:rsidRPr="00000000" w14:paraId="0000008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Shell execution (/bin/sh)</w:t>
        </w:r>
      </w:ins>
    </w:p>
    <w:p w:rsidR="00000000" w:rsidDel="00000000" w:rsidP="00000000" w:rsidRDefault="00000000" w:rsidRPr="00000000" w14:paraId="0000008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SQL injection (SELECT * FROM…)</w:t>
        </w:r>
      </w:ins>
    </w:p>
    <w:p w:rsidR="00000000" w:rsidDel="00000000" w:rsidP="00000000" w:rsidRDefault="00000000" w:rsidRPr="00000000" w14:paraId="0000008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8F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Urlscan captured and stored that request publicly, so now anyone can see that these inputs were attempted.</w:t>
        </w:r>
      </w:ins>
    </w:p>
    <w:p w:rsidR="00000000" w:rsidDel="00000000" w:rsidP="00000000" w:rsidRDefault="00000000" w:rsidRPr="00000000" w14:paraId="00000090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1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2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Evidence: urlscan.io shows requests where</w:t>
        </w:r>
        <w:r w:rsidDel="00000000" w:rsidR="00000000" w:rsidRPr="00000000">
          <w:rPr>
            <w:b w:val="1"/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 /etc/passwd</w:t>
        </w:r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 was injected as a parameter, confirming that the site processes unvalidated file paths.</w:t>
        </w:r>
      </w:ins>
    </w:p>
    <w:p w:rsidR="00000000" w:rsidDel="00000000" w:rsidP="00000000" w:rsidRDefault="00000000" w:rsidRPr="00000000" w14:paraId="00000093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4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Risk: Attackers can attempt to read local system files, extract credentials, or pivot to remote file inclusion.</w:t>
        </w:r>
      </w:ins>
    </w:p>
    <w:p w:rsidR="00000000" w:rsidDel="00000000" w:rsidP="00000000" w:rsidRDefault="00000000" w:rsidRPr="00000000" w14:paraId="00000095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6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Impact: High – potential disclosure of sensitive system information.</w:t>
        </w:r>
      </w:ins>
    </w:p>
    <w:p w:rsidR="00000000" w:rsidDel="00000000" w:rsidP="00000000" w:rsidRDefault="00000000" w:rsidRPr="00000000" w14:paraId="00000097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8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Recommendation:</w:t>
        </w:r>
      </w:ins>
    </w:p>
    <w:p w:rsidR="00000000" w:rsidDel="00000000" w:rsidP="00000000" w:rsidRDefault="00000000" w:rsidRPr="00000000" w14:paraId="00000099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A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Sanitize and validate all user input before using in file operations.</w:t>
        </w:r>
      </w:ins>
    </w:p>
    <w:p w:rsidR="00000000" w:rsidDel="00000000" w:rsidP="00000000" w:rsidRDefault="00000000" w:rsidRPr="00000000" w14:paraId="0000009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Use allowlists for acceptable file paths.</w:t>
        </w:r>
      </w:ins>
    </w:p>
    <w:p w:rsidR="00000000" w:rsidDel="00000000" w:rsidP="00000000" w:rsidRDefault="00000000" w:rsidRPr="00000000" w14:paraId="0000009D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9E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  <w:rPrChange w:author="Ajaykumar R" w:id="2" w:date="2025-09-09T04:23:58Z">
              <w:rPr>
                <w:b w:val="1"/>
              </w:rPr>
            </w:rPrChange>
          </w:rPr>
          <w:t xml:space="preserve">Disable remote file includes (in PHP: allow_url_include=0).</w:t>
          <w:br w:type="textWrapping"/>
          <w:br w:type="textWrapping"/>
          <w:br w:type="textWrapping"/>
          <w:br w:type="textWrapping"/>
        </w:r>
      </w:ins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.2516154458797"/>
        <w:gridCol w:w="1839.9244619969952"/>
        <w:gridCol w:w="2884.5874557651096"/>
        <w:gridCol w:w="3265.748277815638"/>
        <w:tblGridChange w:id="0">
          <w:tblGrid>
            <w:gridCol w:w="1035.2516154458797"/>
            <w:gridCol w:w="1839.9244619969952"/>
            <w:gridCol w:w="2884.5874557651096"/>
            <w:gridCol w:w="3265.748277815638"/>
          </w:tblGrid>
        </w:tblGridChange>
      </w:tblGrid>
      <w:tr>
        <w:trPr>
          <w:cantSplit w:val="0"/>
          <w:trHeight w:val="50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Severity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Finding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Evidence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Recommendation</w:t>
              </w:r>
              <w:r w:rsidDel="00000000" w:rsidR="00000000" w:rsidRPr="00000000">
                <w:rPr>
                  <w:rtl w:val="0"/>
                </w:rPr>
              </w:r>
            </w:ins>
          </w:p>
        </w:tc>
      </w:tr>
      <w:tr>
        <w:trPr>
          <w:cantSplit w:val="0"/>
          <w:trHeight w:val="161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Critical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Local File Inclusion (LFI) Exposure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urlscan.io scan shows payloads such as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?test2=/etc/passwd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,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?test3=/bin/sh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, confirming unsanitized input parameters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Validate and sanitize user input, use allowlists for file paths, disable remote file includes, isolate vulnerable apps (training systems) from production.</w:t>
              </w:r>
            </w:ins>
          </w:p>
        </w:tc>
      </w:tr>
      <w:tr>
        <w:trPr>
          <w:cantSplit w:val="0"/>
          <w:trHeight w:val="134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High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Outdated OpenSSH 6.7p1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22/tcp open ssh OpenSSH 6.7p1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Upgrade to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OpenSSH 9.x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 or latest stable; disable password authentication, use key-based login.</w:t>
              </w:r>
            </w:ins>
          </w:p>
        </w:tc>
      </w:tr>
      <w:tr>
        <w:trPr>
          <w:cantSplit w:val="0"/>
          <w:trHeight w:val="134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High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Missing Security Headers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No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CSP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,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HSTS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,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X-Frame-Options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,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X-Content-Type-Options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 in HTTP response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Configure headers in Apache/Nginx (e.g., CSP, HSTS, XFO, XCTO, Referrer-Policy, Permissions-Policy).</w:t>
              </w:r>
            </w:ins>
          </w:p>
        </w:tc>
      </w:tr>
      <w:tr>
        <w:trPr>
          <w:cantSplit w:val="0"/>
          <w:trHeight w:val="134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Medium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Weak/Outdated TLS (Likely)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Apache SSL enabled, version/config not validated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Run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sslyze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 or </w:t>
              </w:r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SSL Labs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 scan; disable TLS 1.0/1.1, weak ciphers; enable TLS 1.2/1.3 only; renew certificates if expired.</w:t>
              </w:r>
            </w:ins>
          </w:p>
        </w:tc>
      </w:tr>
      <w:tr>
        <w:trPr>
          <w:cantSplit w:val="0"/>
          <w:trHeight w:val="134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Low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Information Disclosure (Server Banner)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Response header shows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Server: Apache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Hide server version with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ServerTokens Prod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 and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ServerSignature Off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; use reverse proxy to mask headers.</w:t>
              </w:r>
            </w:ins>
          </w:p>
        </w:tc>
      </w:tr>
      <w:tr>
        <w:trPr>
          <w:cantSplit w:val="0"/>
          <w:trHeight w:val="1340" w:hRule="atLeast"/>
          <w:tblHeader w:val="0"/>
          <w:ins w:author="Ajaykumar R" w:id="1" w:date="2025-09-09T04:23:58Z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b w:val="1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Low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ETag Header Enabled</w:t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Response includes 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ETag: "e43-5d7959bd3c800"</w:t>
              </w:r>
              <w:r w:rsidDel="00000000" w:rsidR="00000000" w:rsidRPr="00000000">
                <w:rPr>
                  <w:rtl w:val="0"/>
                </w:rPr>
              </w:r>
            </w:ins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ins w:author="Ajaykumar R" w:id="1" w:date="2025-09-09T04:23:58Z"/>
                <w:rPrChange w:author="Ajaykumar R" w:id="2" w:date="2025-09-09T04:23:58Z">
                  <w:rPr>
                    <w:b w:val="1"/>
                  </w:rPr>
                </w:rPrChange>
              </w:rPr>
            </w:pPr>
            <w:ins w:author="Ajaykumar R" w:id="1" w:date="2025-09-09T04:23:58Z"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Disable ETag in Apache (</w:t>
              </w:r>
              <w:r w:rsidDel="00000000" w:rsidR="00000000" w:rsidRPr="00000000">
                <w:rPr>
                  <w:rFonts w:ascii="Roboto Mono" w:cs="Roboto Mono" w:eastAsia="Roboto Mono" w:hAnsi="Roboto Mono"/>
                  <w:color w:val="188038"/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FileETag None</w:t>
              </w:r>
              <w:r w:rsidDel="00000000" w:rsidR="00000000" w:rsidRPr="00000000">
                <w:rPr>
                  <w:rtl w:val="0"/>
                  <w:rPrChange w:author="Ajaykumar R" w:id="2" w:date="2025-09-09T04:23:58Z">
                    <w:rPr>
                      <w:b w:val="1"/>
                    </w:rPr>
                  </w:rPrChange>
                </w:rPr>
                <w:t xml:space="preserve">) to prevent file fingerprinting/cache-related disclosure.</w:t>
              </w:r>
            </w:ins>
          </w:p>
        </w:tc>
      </w:tr>
    </w:tbl>
    <w:p w:rsidR="00000000" w:rsidDel="00000000" w:rsidP="00000000" w:rsidRDefault="00000000" w:rsidRPr="00000000" w14:paraId="000000BB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BC">
      <w:pPr>
        <w:rPr>
          <w:ins w:author="Ajaykumar R" w:id="1" w:date="2025-09-09T04:23:58Z"/>
          <w:rPrChange w:author="Ajaykumar R" w:id="2" w:date="2025-09-09T04:23:58Z">
            <w:rPr>
              <w:b w:val="1"/>
            </w:rPr>
          </w:rPrChange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BD">
      <w:pPr>
        <w:rPr>
          <w:ins w:author="Ajaykumar R" w:id="1" w:date="2025-09-09T04:23:58Z"/>
          <w:b w:val="1"/>
        </w:rPr>
      </w:pPr>
      <w:ins w:author="Ajaykumar R" w:id="1" w:date="2025-09-09T04:23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ww.itsecgames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